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start="0"/>
        <w:rPr/>
      </w:pPr>
      <w:bookmarkStart w:id="0" w:name="notes_heading"/>
      <w:r>
        <w:rPr/>
        <w:t>Notes and comments</w:t>
      </w:r>
      <w:bookmarkEnd w:id="0"/>
    </w:p>
    <w:p>
      <w:pPr>
        <w:pStyle w:val="Normal"/>
        <w:bidi w:val="0"/>
        <w:rPr/>
      </w:pPr>
      <w:r>
        <w:rPr/>
        <w:t>A sentence with a footnote</w:t>
      </w:r>
      <w:r>
        <w:rPr>
          <w:rStyle w:val="FootnoteReference"/>
        </w:rPr>
        <w:footnoteReference w:id="2"/>
      </w:r>
      <w:r>
        <w:rPr/>
        <w:t xml:space="preserve"> and an endnote</w:t>
      </w:r>
      <w:r>
        <w:rPr>
          <w:rStyle w:val="EndnoteReference"/>
        </w:rPr>
        <w:endnoteReference w:id="2"/>
      </w:r>
      <w:r>
        <w:rPr/>
        <w:t>.</w:t>
      </w:r>
    </w:p>
    <w:p>
      <w:pPr>
        <w:pStyle w:val="Normal"/>
        <w:bidi w:val="0"/>
        <w:rPr/>
      </w:pPr>
      <w:r>
        <w:rPr/>
        <w:t xml:space="preserve">Here is </w:t>
      </w:r>
      <w:commentRangeStart w:id="0"/>
      <w:r>
        <w:rPr/>
        <w:t>commented text</w:t>
      </w:r>
      <w:r>
        <w:rPr/>
      </w:r>
      <w:commentRangeEnd w:id="0"/>
      <w:r>
        <w:commentReference w:id="0"/>
      </w:r>
      <w:r>
        <w:rPr/>
        <w:t xml:space="preserve"> in a paragraph.</w:t>
      </w:r>
    </w:p>
    <w:p>
      <w:pPr>
        <w:pStyle w:val="Normal"/>
        <w:bidi w:val="0"/>
        <w:rPr/>
      </w:pPr>
      <w:r>
        <w:rPr/>
        <w:t xml:space="preserve">Tracked: </w:t>
      </w:r>
      <w:ins w:id="0" w:author="Alice" w:date="2024-03-01T10:00:00Z">
        <w:r>
          <w:rPr/>
          <w:t>inserted words</w:t>
        </w:r>
      </w:ins>
      <w:r>
        <w:rPr/>
        <w:t xml:space="preserve"> then </w:t>
      </w:r>
      <w:del w:id="1" w:author="Bob" w:date="2024-03-02T11:00:00Z">
        <w:r>
          <w:rPr/>
          <w:delText>removed words</w:delText>
        </w:r>
      </w:del>
      <w:r>
        <w:rPr/>
        <w:t>gone.</w:t>
      </w:r>
    </w:p>
    <w:p>
      <w:pPr>
        <w:pStyle w:val="Normal"/>
        <w:bidi w:val="0"/>
        <w:rPr/>
      </w:pPr>
      <w:r>
        <w:rPr/>
        <w:t xml:space="preserve">See </w:t>
      </w:r>
      <w:r>
        <w:rPr/>
        <w:fldChar w:fldCharType="begin"/>
      </w:r>
      <w:r>
        <w:rPr/>
        <w:instrText xml:space="preserve"> REF notes_heading \h </w:instrText>
      </w:r>
      <w:r>
        <w:rPr/>
        <w:fldChar w:fldCharType="separate"/>
      </w:r>
      <w:r>
        <w:rPr/>
        <w:t>Notes and comments</w:t>
      </w:r>
      <w:r>
        <w:rPr/>
        <w:fldChar w:fldCharType="end"/>
      </w:r>
      <w:r>
        <w:rPr/>
        <w:t xml:space="preserve"> above.</w:t>
      </w:r>
    </w:p>
    <w:sectPr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ol" w:date="2024-03-03T12:00:00Z" w:initials="">
    <w:p>
      <w:pPr>
        <w:overflowPunct w:val="false"/>
        <w:bidi w:val="0"/>
        <w:rPr/>
      </w:pPr>
      <w:r>
        <w:annotationRef/>
      </w:r>
      <w:r>
        <w:rPr/>
        <w:t>Please check this.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start="340"/>
        <w:rPr/>
      </w:pPr>
      <w:r>
        <w:rPr>
          <w:rStyle w:val="Endnotenzeichen"/>
        </w:rPr>
        <w:endnoteRef/>
      </w:r>
      <w:r>
        <w:rPr/>
        <w:tab/>
        <w:t>The endnote text.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rPr/>
      </w:pPr>
      <w:r>
        <w:rPr>
          <w:rStyle w:val="Funotenzeichen"/>
        </w:rPr>
        <w:footnoteRef/>
      </w:r>
      <w:r>
        <w:rPr/>
        <w:tab/>
        <w:t>The footnote text.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92"/>
  <w:trackRevisions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next w:val="BodyText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Noto Serif CJK SC" w:cs="Noto Sans"/>
      <w:b/>
      <w:color w:val="auto"/>
      <w:kern w:val="2"/>
      <w:sz w:val="36"/>
      <w:szCs w:val="24"/>
      <w:lang w:val="de-DE" w:eastAsia="zh-CN" w:bidi="hi-IN"/>
    </w:rPr>
  </w:style>
  <w:style w:type="character" w:styleId="Funotenzeichen">
    <w:name w:val="Fußnotenzeichen"/>
    <w:qFormat/>
    <w:rPr/>
  </w:style>
  <w:style w:type="character" w:styleId="FootnoteReference">
    <w:name w:val="footnote reference"/>
    <w:rPr>
      <w:vertAlign w:val="superscript"/>
    </w:rPr>
  </w:style>
  <w:style w:type="character" w:styleId="Endnotenzeichen">
    <w:name w:val="Endnotenzeichen"/>
    <w:qFormat/>
    <w:rPr/>
  </w:style>
  <w:style w:type="character" w:styleId="EndnoteReference">
    <w:name w:val="endnote reference"/>
    <w:rPr>
      <w:vertAlign w:val="superscript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comments" Target="comment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>Annotations fixture</dc:title>
</cp:coreProperties>
</file>